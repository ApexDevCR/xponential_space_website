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BB4C41" w14:textId="7931EA1E" w:rsidR="00210F31" w:rsidRDefault="00210F31" w:rsidP="00210F31">
      <w:pPr>
        <w:pStyle w:val="p1"/>
        <w:jc w:val="both"/>
        <w:rPr>
          <w:rFonts w:ascii="Arial" w:hAnsi="Arial" w:cs="Arial"/>
          <w:b/>
          <w:bCs/>
          <w:sz w:val="20"/>
          <w:szCs w:val="20"/>
        </w:rPr>
      </w:pPr>
      <w:r>
        <w:fldChar w:fldCharType="begin"/>
      </w:r>
      <w:r>
        <w:instrText xml:space="preserve"> INCLUDEPICTURE "/Users/ignaciokrasovitzky/Library/Group Containers/UBF8T346G9.ms/WebArchiveCopyPasteTempFiles/com.microsoft.Word/davide-marotta-forgingthepath.jpg"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7C724E96" wp14:editId="22946479">
            <wp:extent cx="1626919" cy="1626919"/>
            <wp:effectExtent l="0" t="0" r="0" b="0"/>
            <wp:docPr id="1606370860" name="Picture 1" descr="Pioneering Frontiers: The Intersection of Space-Based R&amp;D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ioneering Frontiers: The Intersection of Space-Based R&amp;D ..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5334" cy="16453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64074263" w14:textId="1B0D4922" w:rsidR="00210F31" w:rsidRPr="00210F31" w:rsidRDefault="00210F31" w:rsidP="00210F31">
      <w:pPr>
        <w:pStyle w:val="p1"/>
        <w:jc w:val="both"/>
        <w:rPr>
          <w:rFonts w:ascii="Arial" w:hAnsi="Arial" w:cs="Arial"/>
          <w:sz w:val="20"/>
          <w:szCs w:val="20"/>
        </w:rPr>
      </w:pPr>
      <w:r w:rsidRPr="00210F31">
        <w:rPr>
          <w:rFonts w:ascii="Arial" w:hAnsi="Arial" w:cs="Arial"/>
          <w:b/>
          <w:bCs/>
          <w:sz w:val="20"/>
          <w:szCs w:val="20"/>
        </w:rPr>
        <w:t>FOR IMMEDIATE RELEASE</w:t>
      </w:r>
    </w:p>
    <w:p w14:paraId="112C7C84" w14:textId="058ABA71" w:rsidR="00210F31" w:rsidRPr="00210F31" w:rsidRDefault="00210F31" w:rsidP="00210F31">
      <w:pPr>
        <w:pStyle w:val="p1"/>
        <w:jc w:val="both"/>
        <w:rPr>
          <w:rFonts w:ascii="Arial" w:hAnsi="Arial" w:cs="Arial"/>
          <w:b/>
          <w:bCs/>
          <w:sz w:val="20"/>
          <w:szCs w:val="20"/>
        </w:rPr>
      </w:pPr>
      <w:r w:rsidRPr="00210F31">
        <w:rPr>
          <w:rFonts w:ascii="Arial" w:hAnsi="Arial" w:cs="Arial"/>
          <w:b/>
          <w:bCs/>
          <w:sz w:val="20"/>
          <w:szCs w:val="20"/>
        </w:rPr>
        <w:t xml:space="preserve">Xponential Space Appoints </w:t>
      </w:r>
      <w:r w:rsidRPr="00210F31">
        <w:rPr>
          <w:rStyle w:val="s1"/>
          <w:rFonts w:ascii="Arial" w:eastAsiaTheme="majorEastAsia" w:hAnsi="Arial" w:cs="Arial"/>
          <w:b/>
          <w:bCs/>
          <w:sz w:val="20"/>
          <w:szCs w:val="20"/>
        </w:rPr>
        <w:t>Davide Marotta</w:t>
      </w:r>
      <w:r w:rsidRPr="00210F31">
        <w:rPr>
          <w:rFonts w:ascii="Arial" w:hAnsi="Arial" w:cs="Arial"/>
          <w:b/>
          <w:bCs/>
          <w:sz w:val="20"/>
          <w:szCs w:val="20"/>
        </w:rPr>
        <w:t xml:space="preserve"> as Strategic Advisor</w:t>
      </w:r>
    </w:p>
    <w:p w14:paraId="204D4B0D" w14:textId="549ADFCD" w:rsidR="00210F31" w:rsidRPr="00210F31" w:rsidRDefault="00210F31" w:rsidP="00210F31">
      <w:pPr>
        <w:pStyle w:val="p3"/>
        <w:jc w:val="both"/>
        <w:rPr>
          <w:rFonts w:ascii="Arial" w:hAnsi="Arial" w:cs="Arial"/>
          <w:sz w:val="20"/>
          <w:szCs w:val="20"/>
        </w:rPr>
      </w:pPr>
      <w:r w:rsidRPr="00210F31">
        <w:rPr>
          <w:rStyle w:val="s2"/>
          <w:rFonts w:ascii="Arial" w:eastAsiaTheme="majorEastAsia" w:hAnsi="Arial" w:cs="Arial"/>
          <w:b/>
          <w:bCs/>
          <w:sz w:val="20"/>
          <w:szCs w:val="20"/>
        </w:rPr>
        <w:t>Barcelona, Spain — April 30, 2026</w:t>
      </w:r>
      <w:r w:rsidRPr="00210F31">
        <w:rPr>
          <w:rFonts w:ascii="Arial" w:hAnsi="Arial" w:cs="Arial"/>
          <w:sz w:val="20"/>
          <w:szCs w:val="20"/>
        </w:rPr>
        <w:t xml:space="preserve"> — Xponential Space, a commercialization platform focused on bridging space capabilities with real-world demand, today announced the appointment of Davide Marotta as Strategic Advisor.</w:t>
      </w:r>
    </w:p>
    <w:p w14:paraId="7F4499BF" w14:textId="7CF4D41C" w:rsidR="00210F31" w:rsidRPr="00210F31" w:rsidRDefault="00210F31" w:rsidP="00210F31">
      <w:pPr>
        <w:pStyle w:val="p3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</w:t>
      </w:r>
      <w:r w:rsidRPr="00210F31">
        <w:rPr>
          <w:rFonts w:ascii="Arial" w:hAnsi="Arial" w:cs="Arial"/>
          <w:sz w:val="20"/>
          <w:szCs w:val="20"/>
        </w:rPr>
        <w:t xml:space="preserve">r. </w:t>
      </w:r>
      <w:commentRangeStart w:id="0"/>
      <w:r w:rsidRPr="00210F31">
        <w:rPr>
          <w:rFonts w:ascii="Arial" w:hAnsi="Arial" w:cs="Arial"/>
          <w:sz w:val="20"/>
          <w:szCs w:val="20"/>
        </w:rPr>
        <w:t xml:space="preserve">Marotta is </w:t>
      </w:r>
      <w:commentRangeEnd w:id="0"/>
      <w:r w:rsidR="00015742">
        <w:rPr>
          <w:rStyle w:val="CommentReference"/>
          <w:rFonts w:asciiTheme="minorHAnsi" w:eastAsiaTheme="minorHAnsi" w:hAnsiTheme="minorHAnsi" w:cstheme="minorBidi"/>
          <w:lang w:eastAsia="en-US"/>
        </w:rPr>
        <w:commentReference w:id="0"/>
      </w:r>
      <w:r w:rsidRPr="00210F31">
        <w:rPr>
          <w:rFonts w:ascii="Arial" w:hAnsi="Arial" w:cs="Arial"/>
          <w:sz w:val="20"/>
          <w:szCs w:val="20"/>
        </w:rPr>
        <w:t xml:space="preserve">widely recognized as a leading voice in the emerging field of space-based biomanufacturing and life sciences in low Earth orbit. He previously served as Program Director for In-Space Biomanufacturing at the </w:t>
      </w:r>
      <w:r w:rsidRPr="00210F31">
        <w:rPr>
          <w:rStyle w:val="s1"/>
          <w:rFonts w:ascii="Arial" w:eastAsiaTheme="majorEastAsia" w:hAnsi="Arial" w:cs="Arial"/>
          <w:sz w:val="20"/>
          <w:szCs w:val="20"/>
        </w:rPr>
        <w:t>ISS National Laboratory</w:t>
      </w:r>
      <w:r w:rsidRPr="00210F31">
        <w:rPr>
          <w:rFonts w:ascii="Arial" w:hAnsi="Arial" w:cs="Arial"/>
          <w:sz w:val="20"/>
          <w:szCs w:val="20"/>
        </w:rPr>
        <w:t xml:space="preserve"> and currently serves as</w:t>
      </w:r>
      <w:ins w:id="1" w:author="Davide Marotta" w:date="2026-04-30T08:54:00Z" w16du:dateUtc="2026-04-30T12:54:00Z">
        <w:r w:rsidR="00015742">
          <w:rPr>
            <w:rFonts w:ascii="Arial" w:hAnsi="Arial" w:cs="Arial"/>
            <w:sz w:val="20"/>
            <w:szCs w:val="20"/>
            <w:lang w:val="en-US"/>
          </w:rPr>
          <w:t xml:space="preserve"> CSO at Helogen and is also the</w:t>
        </w:r>
      </w:ins>
      <w:r w:rsidRPr="00210F31">
        <w:rPr>
          <w:rFonts w:ascii="Arial" w:hAnsi="Arial" w:cs="Arial"/>
          <w:sz w:val="20"/>
          <w:szCs w:val="20"/>
        </w:rPr>
        <w:t xml:space="preserve"> President </w:t>
      </w:r>
      <w:ins w:id="2" w:author="Davide Marotta" w:date="2026-04-30T08:54:00Z" w16du:dateUtc="2026-04-30T12:54:00Z">
        <w:r w:rsidR="00015742">
          <w:rPr>
            <w:rFonts w:ascii="Arial" w:hAnsi="Arial" w:cs="Arial"/>
            <w:sz w:val="20"/>
            <w:szCs w:val="20"/>
            <w:lang w:val="en-US"/>
          </w:rPr>
          <w:t xml:space="preserve">and founder </w:t>
        </w:r>
      </w:ins>
      <w:r w:rsidRPr="00210F31">
        <w:rPr>
          <w:rFonts w:ascii="Arial" w:hAnsi="Arial" w:cs="Arial"/>
          <w:sz w:val="20"/>
          <w:szCs w:val="20"/>
        </w:rPr>
        <w:t xml:space="preserve">of the </w:t>
      </w:r>
      <w:r w:rsidRPr="00210F31">
        <w:rPr>
          <w:rStyle w:val="s1"/>
          <w:rFonts w:ascii="Arial" w:eastAsiaTheme="majorEastAsia" w:hAnsi="Arial" w:cs="Arial"/>
          <w:sz w:val="20"/>
          <w:szCs w:val="20"/>
        </w:rPr>
        <w:t>International Society for Space Manufacturing</w:t>
      </w:r>
      <w:r>
        <w:rPr>
          <w:rStyle w:val="s1"/>
          <w:rFonts w:ascii="Arial" w:eastAsiaTheme="majorEastAsia" w:hAnsi="Arial" w:cs="Arial"/>
          <w:sz w:val="20"/>
          <w:szCs w:val="20"/>
        </w:rPr>
        <w:t xml:space="preserve"> (ISSM)</w:t>
      </w:r>
      <w:r w:rsidRPr="00210F31">
        <w:rPr>
          <w:rFonts w:ascii="Arial" w:hAnsi="Arial" w:cs="Arial"/>
          <w:sz w:val="20"/>
          <w:szCs w:val="20"/>
        </w:rPr>
        <w:t>. In these roles, he has played a key part in building and coordinating a global ecosystem of researchers, startups, and industry partners focused on translating microgravity research into tangible biomedical and pharmaceutical applications.</w:t>
      </w:r>
    </w:p>
    <w:p w14:paraId="5E9F22C2" w14:textId="77777777" w:rsidR="00210F31" w:rsidRPr="00210F31" w:rsidRDefault="00210F31" w:rsidP="00210F31">
      <w:pPr>
        <w:pStyle w:val="p3"/>
        <w:jc w:val="both"/>
        <w:rPr>
          <w:rFonts w:ascii="Arial" w:hAnsi="Arial" w:cs="Arial"/>
          <w:sz w:val="20"/>
          <w:szCs w:val="20"/>
        </w:rPr>
      </w:pPr>
      <w:r w:rsidRPr="00210F31">
        <w:rPr>
          <w:rFonts w:ascii="Arial" w:hAnsi="Arial" w:cs="Arial"/>
          <w:sz w:val="20"/>
          <w:szCs w:val="20"/>
        </w:rPr>
        <w:t>His work sits at the intersection of space infrastructure, biotechnology innovation, and translational science—an increasingly critical convergence as the commercial space economy evolves from early experimentation toward scalable industrial applications.</w:t>
      </w:r>
    </w:p>
    <w:p w14:paraId="58F13161" w14:textId="021926C2" w:rsidR="00210F31" w:rsidRPr="00210F31" w:rsidRDefault="00210F31" w:rsidP="00210F31">
      <w:pPr>
        <w:pStyle w:val="p3"/>
        <w:jc w:val="both"/>
        <w:rPr>
          <w:rFonts w:ascii="Arial" w:hAnsi="Arial" w:cs="Arial"/>
          <w:sz w:val="20"/>
          <w:szCs w:val="20"/>
        </w:rPr>
      </w:pPr>
      <w:r w:rsidRPr="00210F31">
        <w:rPr>
          <w:rFonts w:ascii="Arial" w:hAnsi="Arial" w:cs="Arial"/>
          <w:sz w:val="20"/>
          <w:szCs w:val="20"/>
        </w:rPr>
        <w:t>“As commercial space infrastructure continues to expand</w:t>
      </w:r>
      <w:ins w:id="3" w:author="Davide Marotta" w:date="2026-04-30T08:54:00Z" w16du:dateUtc="2026-04-30T12:54:00Z">
        <w:r w:rsidR="00015742">
          <w:rPr>
            <w:rFonts w:ascii="Arial" w:hAnsi="Arial" w:cs="Arial"/>
            <w:sz w:val="20"/>
            <w:szCs w:val="20"/>
            <w:lang w:val="en-US"/>
          </w:rPr>
          <w:t xml:space="preserve">, </w:t>
        </w:r>
      </w:ins>
      <w:del w:id="4" w:author="Davide Marotta" w:date="2026-04-30T08:54:00Z" w16du:dateUtc="2026-04-30T12:54:00Z">
        <w:r w:rsidRPr="00210F31" w:rsidDel="00015742">
          <w:rPr>
            <w:rFonts w:ascii="Arial" w:hAnsi="Arial" w:cs="Arial"/>
            <w:sz w:val="20"/>
            <w:szCs w:val="20"/>
          </w:rPr>
          <w:delText>—</w:delText>
        </w:r>
      </w:del>
      <w:r w:rsidRPr="00210F31">
        <w:rPr>
          <w:rFonts w:ascii="Arial" w:hAnsi="Arial" w:cs="Arial"/>
          <w:sz w:val="20"/>
          <w:szCs w:val="20"/>
        </w:rPr>
        <w:t>from orbital platforms to autonomous laboratories</w:t>
      </w:r>
      <w:ins w:id="5" w:author="Davide Marotta" w:date="2026-04-30T08:54:00Z" w16du:dateUtc="2026-04-30T12:54:00Z">
        <w:r w:rsidR="00015742">
          <w:rPr>
            <w:rFonts w:ascii="Arial" w:hAnsi="Arial" w:cs="Arial"/>
            <w:sz w:val="20"/>
            <w:szCs w:val="20"/>
            <w:lang w:val="en-US"/>
          </w:rPr>
          <w:t xml:space="preserve">, </w:t>
        </w:r>
      </w:ins>
      <w:del w:id="6" w:author="Davide Marotta" w:date="2026-04-30T08:54:00Z" w16du:dateUtc="2026-04-30T12:54:00Z">
        <w:r w:rsidRPr="00210F31" w:rsidDel="00015742">
          <w:rPr>
            <w:rFonts w:ascii="Arial" w:hAnsi="Arial" w:cs="Arial"/>
            <w:sz w:val="20"/>
            <w:szCs w:val="20"/>
          </w:rPr>
          <w:delText>—</w:delText>
        </w:r>
      </w:del>
      <w:r w:rsidRPr="00210F31">
        <w:rPr>
          <w:rFonts w:ascii="Arial" w:hAnsi="Arial" w:cs="Arial"/>
          <w:sz w:val="20"/>
          <w:szCs w:val="20"/>
        </w:rPr>
        <w:t>the key question is no longer whether science can be conducted in space, but how space-based capabilities can solve meaningful challenges on Earth,” said Ignacio Krasovitzky, Founder and CEO of Xponential Space. “Davide brings a rare combination of scientific depth, ecosystem perspective, and commercialization insight that will be instrumental as we continue to advance this mission.”</w:t>
      </w:r>
    </w:p>
    <w:p w14:paraId="7BD0CEF5" w14:textId="77777777" w:rsidR="00210F31" w:rsidRPr="00210F31" w:rsidRDefault="00210F31" w:rsidP="00210F31">
      <w:pPr>
        <w:pStyle w:val="p3"/>
        <w:jc w:val="both"/>
        <w:rPr>
          <w:rFonts w:ascii="Arial" w:hAnsi="Arial" w:cs="Arial"/>
          <w:sz w:val="20"/>
          <w:szCs w:val="20"/>
        </w:rPr>
      </w:pPr>
      <w:r w:rsidRPr="00210F31">
        <w:rPr>
          <w:rFonts w:ascii="Arial" w:hAnsi="Arial" w:cs="Arial"/>
          <w:sz w:val="20"/>
          <w:szCs w:val="20"/>
        </w:rPr>
        <w:t>In his role as Strategic Advisor, Dr. Marotta will support Xponential Space in shaping its life sciences strategy, providing guidance on microgravity-enabled R&amp;D and manufacturing, and helping organizations identify and activate high-value opportunities in pharmaceuticals, biotechnology, and advanced biomedical research.</w:t>
      </w:r>
    </w:p>
    <w:p w14:paraId="6EA9582C" w14:textId="77777777" w:rsidR="00210F31" w:rsidRPr="00210F31" w:rsidRDefault="00210F31" w:rsidP="00210F31">
      <w:pPr>
        <w:pStyle w:val="p3"/>
        <w:jc w:val="both"/>
        <w:rPr>
          <w:rFonts w:ascii="Arial" w:hAnsi="Arial" w:cs="Arial"/>
          <w:sz w:val="20"/>
          <w:szCs w:val="20"/>
        </w:rPr>
      </w:pPr>
      <w:r w:rsidRPr="00210F31">
        <w:rPr>
          <w:rFonts w:ascii="Arial" w:hAnsi="Arial" w:cs="Arial"/>
          <w:sz w:val="20"/>
          <w:szCs w:val="20"/>
        </w:rPr>
        <w:t>Xponential Space works with both space and non-space organizations to unlock the commercial value of space-based technologies—translating emerging capabilities into measurable business outcomes, competitive advantage, and new growth opportunities on Earth.</w:t>
      </w:r>
    </w:p>
    <w:p w14:paraId="69F57B83" w14:textId="77777777" w:rsidR="00210F31" w:rsidRPr="00210F31" w:rsidRDefault="00210F31" w:rsidP="00210F31">
      <w:pPr>
        <w:pStyle w:val="p3"/>
        <w:jc w:val="both"/>
        <w:rPr>
          <w:rFonts w:ascii="Arial" w:hAnsi="Arial" w:cs="Arial"/>
          <w:sz w:val="20"/>
          <w:szCs w:val="20"/>
        </w:rPr>
      </w:pPr>
      <w:r w:rsidRPr="00210F31">
        <w:rPr>
          <w:rFonts w:ascii="Arial" w:hAnsi="Arial" w:cs="Arial"/>
          <w:sz w:val="20"/>
          <w:szCs w:val="20"/>
        </w:rPr>
        <w:t>“I am excited to join Xponential Space at a time when the industry is entering a new phase of maturity,” said Dr. Marotta. “Bridging the gap between scientific potential and real-world application will be critical to the long-term success of the space economy, particularly in life sciences.”</w:t>
      </w:r>
    </w:p>
    <w:p w14:paraId="00500F3C" w14:textId="77777777" w:rsidR="00210F31" w:rsidRPr="00210F31" w:rsidRDefault="00210F31" w:rsidP="00210F31">
      <w:pPr>
        <w:pStyle w:val="p1"/>
        <w:jc w:val="both"/>
        <w:rPr>
          <w:rFonts w:ascii="Arial" w:hAnsi="Arial" w:cs="Arial"/>
          <w:sz w:val="20"/>
          <w:szCs w:val="20"/>
        </w:rPr>
      </w:pPr>
      <w:r w:rsidRPr="00210F31">
        <w:rPr>
          <w:rFonts w:ascii="Arial" w:hAnsi="Arial" w:cs="Arial"/>
          <w:b/>
          <w:bCs/>
          <w:sz w:val="20"/>
          <w:szCs w:val="20"/>
        </w:rPr>
        <w:t>About Xponential Space</w:t>
      </w:r>
    </w:p>
    <w:p w14:paraId="1CD02582" w14:textId="0AEF8A2C" w:rsidR="00913F9D" w:rsidRPr="00210F31" w:rsidRDefault="00210F31" w:rsidP="00210F31">
      <w:pPr>
        <w:pStyle w:val="p3"/>
        <w:jc w:val="both"/>
        <w:rPr>
          <w:rFonts w:ascii="Arial" w:hAnsi="Arial" w:cs="Arial"/>
          <w:sz w:val="20"/>
          <w:szCs w:val="20"/>
        </w:rPr>
      </w:pPr>
      <w:r w:rsidRPr="00210F31">
        <w:rPr>
          <w:rFonts w:ascii="Arial" w:hAnsi="Arial" w:cs="Arial"/>
          <w:sz w:val="20"/>
          <w:szCs w:val="20"/>
        </w:rPr>
        <w:t>Xponential Space is a commercialization platform focused on connecting space-enabled capabilities with real-world demand. The company works across industries—including life sciences and advanced manufacturing—to identify, develop, and scale applications of space technologies that create tangible value on Earth.</w:t>
      </w:r>
    </w:p>
    <w:sectPr w:rsidR="00913F9D" w:rsidRPr="00210F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Davide Marotta" w:date="2026-04-30T08:52:00Z" w:initials="DM">
    <w:p w14:paraId="61D8A1C5" w14:textId="77777777" w:rsidR="00015742" w:rsidRDefault="00015742" w:rsidP="00015742">
      <w:r>
        <w:rPr>
          <w:rStyle w:val="CommentReference"/>
        </w:rPr>
        <w:annotationRef/>
      </w:r>
      <w:r>
        <w:rPr>
          <w:sz w:val="20"/>
          <w:szCs w:val="20"/>
        </w:rPr>
        <w:t xml:space="preserve">We should add CSO at HElogen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1D8A1C5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433B3E29" w16cex:dateUtc="2026-04-30T12:5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1D8A1C5" w16cid:durableId="433B3E29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avide Marotta">
    <w15:presenceInfo w15:providerId="AD" w15:userId="S::info@davidemarotta.us::8d8347c3-54a2-4d5a-a01a-a9a397a5150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F31"/>
    <w:rsid w:val="00015742"/>
    <w:rsid w:val="000273B0"/>
    <w:rsid w:val="00210F31"/>
    <w:rsid w:val="00305F0F"/>
    <w:rsid w:val="00554246"/>
    <w:rsid w:val="00913F9D"/>
    <w:rsid w:val="009D0E94"/>
    <w:rsid w:val="009E45BB"/>
    <w:rsid w:val="00E03C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F90017"/>
  <w15:chartTrackingRefBased/>
  <w15:docId w15:val="{C3D4285A-3EDA-2744-87EB-7314DCAC3B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0F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0F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0F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0F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0F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0F3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0F3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0F3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0F3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0F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0F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0F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0F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0F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0F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0F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0F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0F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0F3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0F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0F3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0F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0F3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0F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0F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0F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0F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0F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0F31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210F31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paragraph" w:customStyle="1" w:styleId="p2">
    <w:name w:val="p2"/>
    <w:basedOn w:val="Normal"/>
    <w:rsid w:val="00210F31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character" w:customStyle="1" w:styleId="s1">
    <w:name w:val="s1"/>
    <w:basedOn w:val="DefaultParagraphFont"/>
    <w:rsid w:val="00210F31"/>
  </w:style>
  <w:style w:type="paragraph" w:customStyle="1" w:styleId="p3">
    <w:name w:val="p3"/>
    <w:basedOn w:val="Normal"/>
    <w:rsid w:val="00210F31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character" w:customStyle="1" w:styleId="s2">
    <w:name w:val="s2"/>
    <w:basedOn w:val="DefaultParagraphFont"/>
    <w:rsid w:val="00210F31"/>
  </w:style>
  <w:style w:type="character" w:styleId="CommentReference">
    <w:name w:val="annotation reference"/>
    <w:basedOn w:val="DefaultParagraphFont"/>
    <w:uiPriority w:val="99"/>
    <w:semiHidden/>
    <w:unhideWhenUsed/>
    <w:rsid w:val="0001574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15742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1574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1574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15742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0157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webSettings" Target="webSettings.xml"/><Relationship Id="rId7" Type="http://schemas.microsoft.com/office/2016/09/relationships/commentsIds" Target="commentsId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459</Words>
  <Characters>2619</Characters>
  <Application>Microsoft Office Word</Application>
  <DocSecurity>0</DocSecurity>
  <Lines>21</Lines>
  <Paragraphs>6</Paragraphs>
  <ScaleCrop>false</ScaleCrop>
  <Company/>
  <LinksUpToDate>false</LinksUpToDate>
  <CharactersWithSpaces>3072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Ignacio Krasovitzky</dc:creator>
  <cp:keywords/>
  <dc:description/>
  <cp:lastModifiedBy>Davide Marotta</cp:lastModifiedBy>
  <cp:revision>3</cp:revision>
  <dcterms:created xsi:type="dcterms:W3CDTF">2026-04-30T12:52:00Z</dcterms:created>
  <dcterms:modified xsi:type="dcterms:W3CDTF">2026-04-30T12:55:00Z</dcterms:modified>
</cp:coreProperties>
</file>